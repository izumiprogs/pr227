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21.0" w:type="dxa"/>
        <w:jc w:val="center"/>
        <w:tblBorders>
          <w:bottom w:color="000000" w:space="0" w:sz="12" w:val="single"/>
        </w:tblBorders>
        <w:tblLayout w:type="fixed"/>
        <w:tblLook w:val="0000"/>
      </w:tblPr>
      <w:tblGrid>
        <w:gridCol w:w="806"/>
        <w:gridCol w:w="9115"/>
        <w:tblGridChange w:id="0">
          <w:tblGrid>
            <w:gridCol w:w="806"/>
            <w:gridCol w:w="9115"/>
          </w:tblGrid>
        </w:tblGridChange>
      </w:tblGrid>
      <w:tr>
        <w:trPr>
          <w:cantSplit w:val="0"/>
          <w:trHeight w:val="1133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pStyle w:val="Heading4"/>
              <w:keepLines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МИНИСТЕРСТВО ОБРАЗОВАНИЯ И НАУКИ РЕСПУБЛИКИ ТАТАРСТАН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Государственное автономное профессиональное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pStyle w:val="Heading1"/>
              <w:keepLines w:val="0"/>
              <w:spacing w:after="0" w:before="0" w:line="240" w:lineRule="auto"/>
              <w:ind w:hanging="181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«ЗЕЛЕНОДОЛЬСКИЙ МЕХАНИЧЕСКИЙ КОЛЛЕДЖ»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(ГАПОУ «ЗМК»)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09.02.07 «Информационные системы и программирование»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Lines w:val="0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Lines w:val="0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МДК 07.01. УПРАВЛЕНИЕ И АВТОМАТИЗАЦИЯ БАЗ ДАННЫХ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 о практических работах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Исполнитель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Белозеров Ярослав Евгеньевич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227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Алемасов Евгений Павлович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Дата сдачи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09.10.2024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  <w:tab/>
        <w:tab/>
        <w:tab/>
        <w:tab/>
        <w:tab/>
        <w:tab/>
        <w:tab/>
        <w:t xml:space="preserve">Оценка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____________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Подпись преподавателя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_______________________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ЗЕЛЕНОДОЛЬСК –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№1. Создание БД в PostgreSQL средствами DBeaver.</w:t>
      </w:r>
    </w:p>
    <w:p w:rsidR="00000000" w:rsidDel="00000000" w:rsidP="00000000" w:rsidRDefault="00000000" w:rsidRPr="00000000" w14:paraId="00000020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Повторите все действия по примеру.</w:t>
      </w:r>
    </w:p>
    <w:p w:rsidR="00000000" w:rsidDel="00000000" w:rsidP="00000000" w:rsidRDefault="00000000" w:rsidRPr="00000000" w14:paraId="0000002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Создайте свою БД, содержащую не менее 3 таблиц, заполните данными (не</w:t>
      </w:r>
    </w:p>
    <w:p w:rsidR="00000000" w:rsidDel="00000000" w:rsidP="00000000" w:rsidRDefault="00000000" w:rsidRPr="00000000" w14:paraId="00000024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менее 5 записей в каждой таблице).</w:t>
      </w:r>
    </w:p>
    <w:p w:rsidR="00000000" w:rsidDel="00000000" w:rsidP="00000000" w:rsidRDefault="00000000" w:rsidRPr="00000000" w14:paraId="00000025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Оформите отчет о практической работе.</w:t>
      </w:r>
    </w:p>
    <w:p w:rsidR="00000000" w:rsidDel="00000000" w:rsidP="00000000" w:rsidRDefault="00000000" w:rsidRPr="00000000" w14:paraId="00000026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отчете отобразить скриншотами основные действия, выполняемые в</w:t>
      </w:r>
    </w:p>
    <w:p w:rsidR="00000000" w:rsidDel="00000000" w:rsidP="00000000" w:rsidRDefault="00000000" w:rsidRPr="00000000" w14:paraId="0000002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рамках самостоятельной работы (по аналогии с примером).</w:t>
      </w:r>
    </w:p>
    <w:p w:rsidR="00000000" w:rsidDel="00000000" w:rsidP="00000000" w:rsidRDefault="00000000" w:rsidRPr="00000000" w14:paraId="0000002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выполнения работы: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229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ins w:author="Ярослав" w:id="0" w:date="2024-10-09T10:50:05Z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</w:rPr>
          <w:drawing>
            <wp:inline distB="114300" distT="114300" distL="114300" distR="114300">
              <wp:extent cx="5731200" cy="2540000"/>
              <wp:effectExtent b="0" l="0" r="0" t="0"/>
              <wp:docPr id="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54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8967975</wp:posOffset>
            </wp:positionV>
            <wp:extent cx="5731200" cy="1130300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del w:author="Ярослав" w:id="0" w:date="2024-10-09T10:50:05Z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</w:rPr>
          <w:drawing>
            <wp:inline distB="114300" distT="114300" distL="114300" distR="114300">
              <wp:extent cx="5731200" cy="2540000"/>
              <wp:effectExtent b="0" l="0" r="0" t="0"/>
              <wp:docPr id="1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54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del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445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firstLine="709"/>
        <w:jc w:val="both"/>
        <w:rPr>
          <w:ins w:author="Ярослав" w:id="1" w:date="2024-10-09T10:29:26Z"/>
          <w:rFonts w:ascii="Times New Roman" w:cs="Times New Roman" w:eastAsia="Times New Roman" w:hAnsi="Times New Roman"/>
          <w:b w:val="1"/>
          <w:sz w:val="28"/>
          <w:szCs w:val="28"/>
        </w:rPr>
      </w:pPr>
      <w:ins w:author="Ярослав" w:id="1" w:date="2024-10-09T10:29:26Z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</w:rPr>
          <w:drawing>
            <wp:inline distB="114300" distT="114300" distL="114300" distR="114300">
              <wp:extent cx="5731200" cy="2933700"/>
              <wp:effectExtent b="0" l="0" r="0" t="0"/>
              <wp:docPr id="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933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del w:author="Ярослав" w:id="1" w:date="2024-10-09T10:29:26Z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</w:rPr>
          <w:drawing>
            <wp:inline distB="114300" distT="114300" distL="114300" distR="114300">
              <wp:extent cx="5731200" cy="711200"/>
              <wp:effectExtent b="0" l="0" r="0" t="0"/>
              <wp:docPr id="8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711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del>
      <w:ins w:author="Ярослав" w:id="1" w:date="2024-10-09T10:29:2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E">
      <w:pPr>
        <w:spacing w:line="240" w:lineRule="auto"/>
        <w:ind w:firstLine="709"/>
        <w:jc w:val="both"/>
        <w:rPr>
          <w:ins w:author="Ярослав" w:id="1" w:date="2024-10-09T10:29:26Z"/>
          <w:rFonts w:ascii="Times New Roman" w:cs="Times New Roman" w:eastAsia="Times New Roman" w:hAnsi="Times New Roman"/>
          <w:b w:val="1"/>
          <w:sz w:val="28"/>
          <w:szCs w:val="28"/>
        </w:rPr>
      </w:pPr>
      <w:ins w:author="Ярослав" w:id="1" w:date="2024-10-09T10:29:2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F">
      <w:pPr>
        <w:spacing w:line="240" w:lineRule="auto"/>
        <w:ind w:firstLine="709"/>
        <w:jc w:val="both"/>
        <w:rPr>
          <w:ins w:author="Ярослав" w:id="1" w:date="2024-10-09T10:29:26Z"/>
          <w:rFonts w:ascii="Times New Roman" w:cs="Times New Roman" w:eastAsia="Times New Roman" w:hAnsi="Times New Roman"/>
          <w:b w:val="1"/>
          <w:sz w:val="28"/>
          <w:szCs w:val="28"/>
        </w:rPr>
      </w:pPr>
      <w:ins w:author="Ярослав" w:id="1" w:date="2024-10-09T10:29:2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0">
      <w:pPr>
        <w:spacing w:line="240" w:lineRule="auto"/>
        <w:ind w:firstLine="709"/>
        <w:jc w:val="both"/>
        <w:rPr>
          <w:ins w:author="Ярослав" w:id="1" w:date="2024-10-09T10:29:26Z"/>
          <w:rFonts w:ascii="Times New Roman" w:cs="Times New Roman" w:eastAsia="Times New Roman" w:hAnsi="Times New Roman"/>
          <w:b w:val="1"/>
          <w:sz w:val="28"/>
          <w:szCs w:val="28"/>
        </w:rPr>
      </w:pPr>
      <w:ins w:author="Ярослав" w:id="1" w:date="2024-10-09T10:29:2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1">
      <w:pPr>
        <w:spacing w:line="240" w:lineRule="auto"/>
        <w:ind w:firstLine="709"/>
        <w:jc w:val="both"/>
        <w:rPr>
          <w:ins w:author="Ярослав" w:id="1" w:date="2024-10-09T10:29:26Z"/>
          <w:rFonts w:ascii="Times New Roman" w:cs="Times New Roman" w:eastAsia="Times New Roman" w:hAnsi="Times New Roman"/>
          <w:b w:val="1"/>
          <w:sz w:val="28"/>
          <w:szCs w:val="28"/>
        </w:rPr>
      </w:pPr>
      <w:ins w:author="Ярослав" w:id="1" w:date="2024-10-09T10:29:2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2">
      <w:pPr>
        <w:spacing w:line="240" w:lineRule="auto"/>
        <w:ind w:left="0" w:firstLine="0"/>
        <w:jc w:val="both"/>
        <w:rPr>
          <w:ins w:author="Ярослав" w:id="1" w:date="2024-10-09T10:29:26Z"/>
          <w:rFonts w:ascii="Times New Roman" w:cs="Times New Roman" w:eastAsia="Times New Roman" w:hAnsi="Times New Roman"/>
          <w:b w:val="1"/>
          <w:sz w:val="28"/>
          <w:szCs w:val="28"/>
        </w:rPr>
      </w:pPr>
      <w:ins w:author="Ярослав" w:id="1" w:date="2024-10-09T10:29:26Z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</w:rPr>
          <w:drawing>
            <wp:inline distB="114300" distT="114300" distL="114300" distR="114300">
              <wp:extent cx="5731200" cy="2933700"/>
              <wp:effectExtent b="0" l="0" r="0" t="0"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933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3">
      <w:pPr>
        <w:spacing w:line="240" w:lineRule="auto"/>
        <w:ind w:left="0" w:firstLine="0"/>
        <w:jc w:val="both"/>
        <w:rPr>
          <w:ins w:author="Ярослав" w:id="2" w:date="2024-10-09T10:43:28Z"/>
          <w:rFonts w:ascii="Times New Roman" w:cs="Times New Roman" w:eastAsia="Times New Roman" w:hAnsi="Times New Roman"/>
          <w:b w:val="1"/>
          <w:sz w:val="28"/>
          <w:szCs w:val="28"/>
        </w:rPr>
      </w:pPr>
      <w:ins w:author="Ярослав" w:id="1" w:date="2024-10-09T10:29:26Z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</w:rPr>
          <w:drawing>
            <wp:inline distB="114300" distT="114300" distL="114300" distR="114300">
              <wp:extent cx="5731200" cy="2933700"/>
              <wp:effectExtent b="0" l="0" r="0" t="0"/>
              <wp:docPr id="9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933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ins w:author="Ярослав" w:id="2" w:date="2024-10-09T10:43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4">
      <w:pPr>
        <w:spacing w:line="240" w:lineRule="auto"/>
        <w:ind w:left="0" w:firstLine="0"/>
        <w:jc w:val="both"/>
        <w:rPr>
          <w:ins w:author="Ярослав" w:id="2" w:date="2024-10-09T10:43:28Z"/>
          <w:rFonts w:ascii="Times New Roman" w:cs="Times New Roman" w:eastAsia="Times New Roman" w:hAnsi="Times New Roman"/>
          <w:b w:val="1"/>
          <w:sz w:val="28"/>
          <w:szCs w:val="28"/>
        </w:rPr>
      </w:pPr>
      <w:ins w:author="Ярослав" w:id="2" w:date="2024-10-09T10:43:28Z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</w:rPr>
          <w:drawing>
            <wp:inline distB="114300" distT="114300" distL="114300" distR="114300">
              <wp:extent cx="5731200" cy="2933700"/>
              <wp:effectExtent b="0" l="0" r="0" t="0"/>
              <wp:docPr id="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933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  <w:pPrChange w:author="Ярослав" w:id="0" w:date="2024-10-09T10:38:13Z">
          <w:pPr>
            <w:spacing w:line="240" w:lineRule="auto"/>
            <w:ind w:firstLine="709"/>
            <w:jc w:val="both"/>
          </w:pPr>
        </w:pPrChange>
      </w:pPr>
      <w:ins w:author="Ярослав" w:id="2" w:date="2024-10-09T10:43:28Z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</w:rPr>
          <w:drawing>
            <wp:inline distB="114300" distT="114300" distL="114300" distR="114300">
              <wp:extent cx="5731200" cy="4419600"/>
              <wp:effectExtent b="0" l="0" r="0" t="0"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4419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